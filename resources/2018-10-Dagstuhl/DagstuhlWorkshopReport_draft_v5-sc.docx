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3F218" w14:textId="01EE110E" w:rsidR="00B60268" w:rsidRDefault="004241F8" w:rsidP="006358BB">
      <w:pPr>
        <w:pStyle w:val="Heading1"/>
        <w:spacing w:after="120"/>
      </w:pPr>
      <w:r>
        <w:t xml:space="preserve">Workshop </w:t>
      </w:r>
      <w:r w:rsidR="00B60268">
        <w:t>Report</w:t>
      </w:r>
      <w:r>
        <w:t>: “</w:t>
      </w:r>
      <w:r w:rsidR="00B60268">
        <w:t>Interoperability of Metadata Standards in Cross-Domain Science, Health, and Social Science Applications</w:t>
      </w:r>
      <w:r>
        <w:t>”</w:t>
      </w:r>
    </w:p>
    <w:p w14:paraId="145B65C7" w14:textId="750FE514" w:rsidR="00B60268" w:rsidRDefault="000447AA" w:rsidP="006358BB">
      <w:pPr>
        <w:pStyle w:val="Heading2"/>
        <w:spacing w:after="120"/>
      </w:pPr>
      <w:hyperlink r:id="rId7" w:history="1">
        <w:r w:rsidR="00B60268" w:rsidRPr="006735F6">
          <w:rPr>
            <w:rStyle w:val="Hyperlink"/>
          </w:rPr>
          <w:t>Schloss Dagstuhl</w:t>
        </w:r>
      </w:hyperlink>
      <w:r w:rsidR="00B60268">
        <w:t>, Leibniz Center for Informatics</w:t>
      </w:r>
      <w:r w:rsidR="004241F8">
        <w:t xml:space="preserve">, </w:t>
      </w:r>
      <w:r w:rsidR="001C71BE">
        <w:t>1</w:t>
      </w:r>
      <w:r w:rsidR="00B60268">
        <w:t xml:space="preserve"> – </w:t>
      </w:r>
      <w:r w:rsidR="004241F8">
        <w:t xml:space="preserve">5 </w:t>
      </w:r>
      <w:r w:rsidR="00B60268">
        <w:t>October 2018</w:t>
      </w:r>
    </w:p>
    <w:p w14:paraId="2FCD4B56" w14:textId="6889F194" w:rsidR="00B60268" w:rsidRDefault="00B60268" w:rsidP="00B60268">
      <w:r>
        <w:t xml:space="preserve">A workshop on the practical application of computer science to </w:t>
      </w:r>
      <w:r w:rsidR="006358BB">
        <w:t>enable</w:t>
      </w:r>
      <w:r>
        <w:t xml:space="preserve"> data </w:t>
      </w:r>
      <w:r w:rsidR="006358BB">
        <w:t>sharing</w:t>
      </w:r>
      <w:r w:rsidRPr="006358BB">
        <w:t xml:space="preserve"> </w:t>
      </w:r>
      <w:r>
        <w:t>across disciplinary boundaries was hosted at the internationally renowned computer science institute at Schloss Dagstuhl in Germany. Sponsored by the Committee on Data for Science and Technology (</w:t>
      </w:r>
      <w:hyperlink r:id="rId8" w:history="1">
        <w:r w:rsidRPr="00890FE5">
          <w:rPr>
            <w:rStyle w:val="Hyperlink"/>
          </w:rPr>
          <w:t>CODATA</w:t>
        </w:r>
      </w:hyperlink>
      <w:r>
        <w:t xml:space="preserve">) and the Data Documentation Initiative </w:t>
      </w:r>
      <w:r w:rsidR="006358BB">
        <w:t xml:space="preserve">Alliance </w:t>
      </w:r>
      <w:r>
        <w:t>(</w:t>
      </w:r>
      <w:hyperlink r:id="rId9" w:history="1">
        <w:r w:rsidRPr="00890FE5">
          <w:rPr>
            <w:rStyle w:val="Hyperlink"/>
          </w:rPr>
          <w:t>DDI</w:t>
        </w:r>
      </w:hyperlink>
      <w:r>
        <w:t>), it brought together 24 participa</w:t>
      </w:r>
      <w:r w:rsidR="006358BB">
        <w:t>nts from many different domains. These</w:t>
      </w:r>
      <w:r>
        <w:t xml:space="preserve"> includ</w:t>
      </w:r>
      <w:r w:rsidR="006358BB">
        <w:t>ed</w:t>
      </w:r>
      <w:r>
        <w:t xml:space="preserve"> representatives of a number of </w:t>
      </w:r>
      <w:r w:rsidR="005071F8">
        <w:t>metadata specifications</w:t>
      </w:r>
      <w:r>
        <w:t xml:space="preserve"> and researchers involved in projects currently being pursued as part of CODATA's pilot projects. The workshop </w:t>
      </w:r>
      <w:r w:rsidR="00B334CF">
        <w:t>lasted for 5 days</w:t>
      </w:r>
      <w:r>
        <w:t>, encourag</w:t>
      </w:r>
      <w:r w:rsidR="000C1CC2">
        <w:t>ing</w:t>
      </w:r>
      <w:r>
        <w:t xml:space="preserve"> intense involvement on the part of all participants, largely due to Dagstuhl's unique dynamics</w:t>
      </w:r>
      <w:r w:rsidR="005071F8">
        <w:t xml:space="preserve"> </w:t>
      </w:r>
      <w:r>
        <w:t>(</w:t>
      </w:r>
      <w:r w:rsidR="005071F8">
        <w:t>a</w:t>
      </w:r>
      <w:r>
        <w:t xml:space="preserve">s described on the DDI site </w:t>
      </w:r>
      <w:hyperlink r:id="rId10" w:history="1">
        <w:r w:rsidRPr="009A2DAC">
          <w:rPr>
            <w:rStyle w:val="Hyperlink"/>
          </w:rPr>
          <w:t>here</w:t>
        </w:r>
      </w:hyperlink>
      <w:r>
        <w:t>)</w:t>
      </w:r>
      <w:r w:rsidR="004241F8">
        <w:t>.</w:t>
      </w:r>
      <w:r>
        <w:t xml:space="preserve"> The workshop organizers included </w:t>
      </w:r>
      <w:hyperlink r:id="rId11" w:history="1">
        <w:r w:rsidR="004D3C07" w:rsidRPr="001A3485">
          <w:rPr>
            <w:rStyle w:val="Hyperlink"/>
          </w:rPr>
          <w:t>Simon Cox</w:t>
        </w:r>
      </w:hyperlink>
      <w:r w:rsidR="004D3C07">
        <w:t xml:space="preserve"> (CSIRO Australia and W3C Dataset Exchange Working Group), </w:t>
      </w:r>
      <w:hyperlink r:id="rId12" w:history="1">
        <w:r w:rsidR="004D3C07" w:rsidRPr="001A3485">
          <w:rPr>
            <w:rStyle w:val="Hyperlink"/>
          </w:rPr>
          <w:t>Simon Hodson</w:t>
        </w:r>
      </w:hyperlink>
      <w:r w:rsidR="004D3C07">
        <w:t xml:space="preserve"> (CODATA), </w:t>
      </w:r>
      <w:hyperlink r:id="rId13" w:history="1">
        <w:r w:rsidR="004D3C07" w:rsidRPr="001A3485">
          <w:rPr>
            <w:rStyle w:val="Hyperlink"/>
          </w:rPr>
          <w:t>Steven McEachern</w:t>
        </w:r>
      </w:hyperlink>
      <w:r w:rsidR="004D3C07">
        <w:t xml:space="preserve"> (Australian National University and DDI Alliance), </w:t>
      </w:r>
      <w:hyperlink r:id="rId14" w:history="1">
        <w:r w:rsidR="004D3C07" w:rsidRPr="001A3485">
          <w:rPr>
            <w:rStyle w:val="Hyperlink"/>
          </w:rPr>
          <w:t>Joachim Wackerow</w:t>
        </w:r>
      </w:hyperlink>
      <w:r w:rsidR="004D3C07">
        <w:t xml:space="preserve"> (GESIS - Leibniz Institute for the Social Sciences and DDI Alliance).</w:t>
      </w:r>
    </w:p>
    <w:p w14:paraId="73661250" w14:textId="246A9290" w:rsidR="0029352E" w:rsidRDefault="00CF38EF" w:rsidP="0029352E">
      <w:pPr>
        <w:jc w:val="center"/>
      </w:pPr>
      <w:r>
        <w:rPr>
          <w:noProof/>
          <w:lang w:val="en-AU" w:eastAsia="en-AU"/>
        </w:rPr>
        <w:drawing>
          <wp:inline distT="0" distB="0" distL="0" distR="0" wp14:anchorId="278562E0" wp14:editId="38389BAF">
            <wp:extent cx="41184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18400" cy="2743200"/>
                    </a:xfrm>
                    <a:prstGeom prst="rect">
                      <a:avLst/>
                    </a:prstGeom>
                  </pic:spPr>
                </pic:pic>
              </a:graphicData>
            </a:graphic>
          </wp:inline>
        </w:drawing>
      </w:r>
    </w:p>
    <w:p w14:paraId="4F3DCEE2" w14:textId="259A741A" w:rsidR="00B60268" w:rsidRDefault="00B60268" w:rsidP="00B60268">
      <w:r>
        <w:t>The workshop examined how modern</w:t>
      </w:r>
      <w:ins w:id="0" w:author="Cox, Simon (L&amp;W, Clayton)" w:date="2018-10-10T07:41:00Z">
        <w:r w:rsidR="00EE4B3C">
          <w:t xml:space="preserve"> web-friendly</w:t>
        </w:r>
      </w:ins>
      <w:r>
        <w:t xml:space="preserve"> computer science techniques and standards could better enable data-sharing in the context of CODATA</w:t>
      </w:r>
      <w:r w:rsidR="00F73084">
        <w:t>’s</w:t>
      </w:r>
      <w:r>
        <w:t xml:space="preserve"> </w:t>
      </w:r>
      <w:hyperlink r:id="rId16" w:history="1">
        <w:r w:rsidR="006358BB" w:rsidRPr="006358BB">
          <w:rPr>
            <w:rStyle w:val="Hyperlink"/>
          </w:rPr>
          <w:t>Data Integration Initiative</w:t>
        </w:r>
      </w:hyperlink>
      <w:r w:rsidR="00F73084" w:rsidRPr="00F73084">
        <w:t xml:space="preserve"> </w:t>
      </w:r>
      <w:r w:rsidR="00F73084">
        <w:t>pilot projects</w:t>
      </w:r>
      <w:r w:rsidR="006358BB">
        <w:t>. These</w:t>
      </w:r>
      <w:r>
        <w:t xml:space="preserve"> </w:t>
      </w:r>
      <w:r w:rsidR="006358BB">
        <w:t xml:space="preserve">are </w:t>
      </w:r>
      <w:r>
        <w:t>major cross-disciplinary data integration projects to advance solutions for three important global challenges: infectious disease outbreaks, resili</w:t>
      </w:r>
      <w:r w:rsidR="00564C9B">
        <w:t>e</w:t>
      </w:r>
      <w:r>
        <w:t>nt cities, and disaster risk reduction. The infectious disease pilot built on work by the Infectious Diseases Data Observatory (IDDO) to support both research and humanitarian efforts, with Ebola used as the primary example for discussion. The resili</w:t>
      </w:r>
      <w:r w:rsidR="00564C9B">
        <w:t>e</w:t>
      </w:r>
      <w:r>
        <w:t xml:space="preserve">nt cities pilot focused on the work in Medellin, Columbia, </w:t>
      </w:r>
      <w:r w:rsidR="00523B98">
        <w:t xml:space="preserve">led by </w:t>
      </w:r>
      <w:commentRangeStart w:id="1"/>
      <w:r w:rsidR="00523B98">
        <w:t xml:space="preserve">Ecological Sequestration Trust. </w:t>
      </w:r>
      <w:r w:rsidR="00523B98" w:rsidRPr="00B52518">
        <w:rPr>
          <w:i/>
        </w:rPr>
        <w:t>[s/b Resilience.io?]</w:t>
      </w:r>
      <w:r w:rsidR="00523B98">
        <w:t xml:space="preserve"> </w:t>
      </w:r>
      <w:commentRangeEnd w:id="1"/>
      <w:r w:rsidR="00EE4B3C">
        <w:rPr>
          <w:rStyle w:val="CommentReference"/>
        </w:rPr>
        <w:commentReference w:id="1"/>
      </w:r>
      <w:r w:rsidR="00523B98">
        <w:t>E</w:t>
      </w:r>
      <w:r>
        <w:t>xamples involv</w:t>
      </w:r>
      <w:r w:rsidR="00523B98">
        <w:t>ed</w:t>
      </w:r>
      <w:r>
        <w:t xml:space="preserve"> air quality measurement, location of hospitals, and geo-spatial data. The </w:t>
      </w:r>
      <w:r w:rsidR="00523B98">
        <w:t>d</w:t>
      </w:r>
      <w:r>
        <w:t xml:space="preserve">isaster risk reduction pilot looked at how data could support the Sendai Framework, especially in cases where the SDG indicators would not be sufficient. Different approaches for obtaining data both from within and </w:t>
      </w:r>
      <w:r>
        <w:lastRenderedPageBreak/>
        <w:t>from outside the realm of official statistics were explored, with an emphasis on research data</w:t>
      </w:r>
      <w:commentRangeStart w:id="2"/>
      <w:r>
        <w:t xml:space="preserve">. </w:t>
      </w:r>
      <w:r w:rsidR="00523B98" w:rsidRPr="00B52518">
        <w:rPr>
          <w:i/>
        </w:rPr>
        <w:t>[Do we mention Public Health England? IRDR? What is appropriate?]</w:t>
      </w:r>
      <w:r w:rsidR="00523B98">
        <w:t xml:space="preserve"> </w:t>
      </w:r>
      <w:commentRangeEnd w:id="2"/>
      <w:r w:rsidR="006F2E79">
        <w:rPr>
          <w:rStyle w:val="CommentReference"/>
        </w:rPr>
        <w:commentReference w:id="2"/>
      </w:r>
      <w:r>
        <w:t>In each case, data integration presented significant challenges.</w:t>
      </w:r>
    </w:p>
    <w:p w14:paraId="53131FAE" w14:textId="739E0A0B" w:rsidR="004241F8" w:rsidRDefault="00FC03C6" w:rsidP="00B60268">
      <w:r>
        <w:t>Metadata standards are a p</w:t>
      </w:r>
      <w:r w:rsidR="00B60268">
        <w:t>art of the computer science landscape which can facilitate</w:t>
      </w:r>
      <w:r w:rsidR="00491FFC">
        <w:t xml:space="preserve"> data</w:t>
      </w:r>
      <w:r w:rsidR="00B60268">
        <w:t xml:space="preserve"> integration and use within a particular scenario. Representatives of many of these were present, helping to understand the data integration challenges faced by each of the projects. These standards included many of the W3C Linked Data</w:t>
      </w:r>
      <w:r w:rsidR="00523B98">
        <w:t xml:space="preserve"> vocabularies</w:t>
      </w:r>
      <w:r w:rsidR="00B60268">
        <w:t xml:space="preserve"> (DCAT, SSN, Data Cube, </w:t>
      </w:r>
      <w:r w:rsidR="00523B98">
        <w:t>PROV-O</w:t>
      </w:r>
      <w:r w:rsidR="00B334CF">
        <w:t>,</w:t>
      </w:r>
      <w:r w:rsidR="00523B98">
        <w:t xml:space="preserve"> </w:t>
      </w:r>
      <w:r w:rsidR="00B60268">
        <w:t>etc.), DDI, HL7</w:t>
      </w:r>
      <w:r w:rsidR="00B334CF">
        <w:t xml:space="preserve"> </w:t>
      </w:r>
      <w:r w:rsidR="00B60268">
        <w:t>FHIR, CD</w:t>
      </w:r>
      <w:r w:rsidR="00710C83">
        <w:t>I</w:t>
      </w:r>
      <w:r w:rsidR="00B60268">
        <w:t>SC, and many others.</w:t>
      </w:r>
      <w:r w:rsidR="00935380">
        <w:rPr>
          <w:rStyle w:val="EndnoteReference"/>
        </w:rPr>
        <w:endnoteReference w:id="1"/>
      </w:r>
      <w:r w:rsidR="00B60268">
        <w:t xml:space="preserve"> </w:t>
      </w:r>
      <w:r w:rsidR="00235EEB">
        <w:t>Some</w:t>
      </w:r>
      <w:r w:rsidR="00B60268">
        <w:t xml:space="preserve"> of these standards are focused on the data within a particular discipline or domain</w:t>
      </w:r>
      <w:r w:rsidR="002D42E5">
        <w:t>. Others are more general in scope.</w:t>
      </w:r>
      <w:r w:rsidR="00B60268">
        <w:t xml:space="preserve"> </w:t>
      </w:r>
      <w:r w:rsidR="002D42E5">
        <w:t>The workshop examined the relationships between these standards in the context of their real-world application (the pilot projects). This required an understanding of the granularity of the metadata being expressed by each standard (at the level of a study or dataset, at the variable and observation level, etc.)</w:t>
      </w:r>
    </w:p>
    <w:p w14:paraId="57FBFD41" w14:textId="0F87429C" w:rsidR="00B60268" w:rsidRDefault="00B60268" w:rsidP="00B60268">
      <w:r>
        <w:t>Working groups consisted of combined teams of business experts involved in the pilot projects, and experts in the relevant technology and domain s</w:t>
      </w:r>
      <w:bookmarkStart w:id="3" w:name="_GoBack"/>
      <w:bookmarkEnd w:id="3"/>
      <w:r>
        <w:t>tandards. Some additional technical topics which arose during the exploration of the pilot projects were also addressed separately by small groups of the appropriate experts.</w:t>
      </w:r>
    </w:p>
    <w:p w14:paraId="0733FE2A" w14:textId="1E83EA6B" w:rsidR="00EA621E" w:rsidRDefault="00B60268" w:rsidP="00EA621E">
      <w:r>
        <w:t>The workshop was extremely productive, with outputs to include working papers describing the findings as regards each of the pilot projects</w:t>
      </w:r>
      <w:r w:rsidR="00A877A1">
        <w:t>.</w:t>
      </w:r>
      <w:r>
        <w:t xml:space="preserve"> </w:t>
      </w:r>
      <w:r w:rsidR="00A877A1">
        <w:t>A</w:t>
      </w:r>
      <w:r w:rsidR="00906B53">
        <w:t>n article</w:t>
      </w:r>
      <w:r>
        <w:t xml:space="preserve"> </w:t>
      </w:r>
      <w:r w:rsidR="00A877A1">
        <w:t xml:space="preserve">will also be produced </w:t>
      </w:r>
      <w:r>
        <w:t xml:space="preserve">describing the overall goals of the effort and the relationship of various standards and technology approaches to </w:t>
      </w:r>
      <w:r w:rsidR="00906B53">
        <w:t xml:space="preserve">the </w:t>
      </w:r>
      <w:r>
        <w:t xml:space="preserve">cross-disciplinary </w:t>
      </w:r>
      <w:r w:rsidR="00906B53">
        <w:t xml:space="preserve">data integration </w:t>
      </w:r>
      <w:r>
        <w:t>projects. The intention is that these</w:t>
      </w:r>
      <w:r w:rsidR="001A71AF">
        <w:t xml:space="preserve"> will</w:t>
      </w:r>
      <w:r>
        <w:t xml:space="preserve"> be published in peer-reviewed journals appropriate to their content. In addition, it is anticipated that specifically technical outputs will be presented (for example, </w:t>
      </w:r>
      <w:r w:rsidR="00064AA6">
        <w:t xml:space="preserve">a </w:t>
      </w:r>
      <w:r>
        <w:t xml:space="preserve">DCAT </w:t>
      </w:r>
      <w:r w:rsidR="00064AA6">
        <w:t xml:space="preserve">profile </w:t>
      </w:r>
      <w:r>
        <w:t xml:space="preserve">to support granular description of data in online catalogues). The workshop will be presented at the upcoming </w:t>
      </w:r>
      <w:hyperlink r:id="rId19" w:history="1">
        <w:r w:rsidR="0043657A" w:rsidRPr="00890FE5">
          <w:rPr>
            <w:rStyle w:val="Hyperlink"/>
          </w:rPr>
          <w:t>SciDataCon</w:t>
        </w:r>
      </w:hyperlink>
      <w:r w:rsidR="0043657A" w:rsidRPr="0043657A">
        <w:t xml:space="preserve"> </w:t>
      </w:r>
      <w:r w:rsidR="0043657A">
        <w:t xml:space="preserve">conference (at the </w:t>
      </w:r>
      <w:hyperlink r:id="rId20" w:history="1">
        <w:r w:rsidR="0043657A" w:rsidRPr="00890FE5">
          <w:rPr>
            <w:rStyle w:val="Hyperlink"/>
          </w:rPr>
          <w:t>International Data Week</w:t>
        </w:r>
      </w:hyperlink>
      <w:r w:rsidR="0043657A">
        <w:t xml:space="preserve"> organized by CODATA together with the Research Data Alliance)</w:t>
      </w:r>
      <w:r>
        <w:t xml:space="preserve"> in </w:t>
      </w:r>
      <w:r w:rsidR="00EB16C8">
        <w:t xml:space="preserve">Gaborone, </w:t>
      </w:r>
      <w:r>
        <w:t xml:space="preserve">Botswana in early November of 2018. Further collaborative work between CODATA, the DDI Alliance, and other interested </w:t>
      </w:r>
      <w:r w:rsidR="00E23D4B">
        <w:t>organiza</w:t>
      </w:r>
      <w:r>
        <w:t>tions is anticipated in the future, including</w:t>
      </w:r>
      <w:r w:rsidR="007E3A79">
        <w:t xml:space="preserve"> </w:t>
      </w:r>
      <w:r w:rsidR="008D3426">
        <w:t xml:space="preserve">further </w:t>
      </w:r>
      <w:r w:rsidR="007E3A79">
        <w:t>intense</w:t>
      </w:r>
      <w:r w:rsidR="008D3426">
        <w:t>,</w:t>
      </w:r>
      <w:r>
        <w:t xml:space="preserve"> focused workshops</w:t>
      </w:r>
      <w:r w:rsidR="008D3426">
        <w:t xml:space="preserve"> of this kind</w:t>
      </w:r>
      <w:r>
        <w:t>.</w:t>
      </w:r>
      <w:r w:rsidR="00935380">
        <w:rPr>
          <w:rStyle w:val="EndnoteReference"/>
        </w:rPr>
        <w:endnoteReference w:id="2"/>
      </w:r>
    </w:p>
    <w:p w14:paraId="53BD9DF1" w14:textId="4F2564E8" w:rsidR="00E23D4B" w:rsidRDefault="00E23D4B" w:rsidP="005B0DEA"/>
    <w:sectPr w:rsidR="00E23D4B">
      <w:footerReference w:type="default" r:id="rId21"/>
      <w:pgSz w:w="12240" w:h="15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ox, Simon (L&amp;W, Clayton)" w:date="2018-10-10T07:42:00Z" w:initials="CS(H">
    <w:p w14:paraId="3164D8CC" w14:textId="1B5D64B0" w:rsidR="00EE4B3C" w:rsidRDefault="00EE4B3C">
      <w:pPr>
        <w:pStyle w:val="CommentText"/>
      </w:pPr>
      <w:r>
        <w:rPr>
          <w:rStyle w:val="CommentReference"/>
        </w:rPr>
        <w:annotationRef/>
      </w:r>
      <w:r>
        <w:t xml:space="preserve">I thought resilience.io was the lead …? </w:t>
      </w:r>
    </w:p>
  </w:comment>
  <w:comment w:id="2" w:author="Cox, Simon (L&amp;W, Clayton) [2]" w:date="2018-10-10T07:53:00Z" w:initials="CS(H">
    <w:p w14:paraId="1F98CDDB" w14:textId="043DA18E" w:rsidR="006F2E79" w:rsidRDefault="006F2E79">
      <w:pPr>
        <w:pStyle w:val="CommentText"/>
      </w:pPr>
      <w:r>
        <w:rPr>
          <w:rStyle w:val="CommentReference"/>
        </w:rPr>
        <w:annotationRef/>
      </w:r>
      <w:r>
        <w:t xml:space="preserve">IRDR I think. PHE is merely Virginia’s affiliation, and is not the home for the project.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64D8CC" w15:done="0"/>
  <w15:commentEx w15:paraId="1F98CD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AE914C" w14:textId="77777777" w:rsidR="000447AA" w:rsidRDefault="000447AA" w:rsidP="00714DC1">
      <w:pPr>
        <w:spacing w:after="0" w:line="240" w:lineRule="auto"/>
      </w:pPr>
      <w:r>
        <w:separator/>
      </w:r>
    </w:p>
  </w:endnote>
  <w:endnote w:type="continuationSeparator" w:id="0">
    <w:p w14:paraId="5232C92C" w14:textId="77777777" w:rsidR="000447AA" w:rsidRDefault="000447AA" w:rsidP="00714DC1">
      <w:pPr>
        <w:spacing w:after="0" w:line="240" w:lineRule="auto"/>
      </w:pPr>
      <w:r>
        <w:continuationSeparator/>
      </w:r>
    </w:p>
  </w:endnote>
  <w:endnote w:id="1">
    <w:p w14:paraId="4BA25F04" w14:textId="47031F9E" w:rsidR="00935380" w:rsidRPr="00935380" w:rsidRDefault="00935380">
      <w:pPr>
        <w:pStyle w:val="EndnoteText"/>
      </w:pPr>
      <w:r>
        <w:rPr>
          <w:rStyle w:val="EndnoteReference"/>
        </w:rPr>
        <w:endnoteRef/>
      </w:r>
      <w:r>
        <w:t xml:space="preserve"> </w:t>
      </w:r>
      <w:r w:rsidRPr="00935380">
        <w:t xml:space="preserve">A list of metadata specifications for the workshop is available at the </w:t>
      </w:r>
      <w:hyperlink r:id="rId1" w:anchor="WorkshopDescription-references" w:history="1">
        <w:r w:rsidRPr="00935380">
          <w:rPr>
            <w:rStyle w:val="Hyperlink"/>
          </w:rPr>
          <w:t>workshop site</w:t>
        </w:r>
      </w:hyperlink>
      <w:r w:rsidRPr="00935380">
        <w:t>.</w:t>
      </w:r>
    </w:p>
  </w:endnote>
  <w:endnote w:id="2">
    <w:p w14:paraId="2A10BFB7" w14:textId="77777777" w:rsidR="00935380" w:rsidRPr="00935380" w:rsidRDefault="00935380" w:rsidP="00935380">
      <w:pPr>
        <w:pStyle w:val="EndnoteText"/>
      </w:pPr>
      <w:r>
        <w:rPr>
          <w:rStyle w:val="EndnoteReference"/>
        </w:rPr>
        <w:endnoteRef/>
      </w:r>
      <w:r>
        <w:t xml:space="preserve"> </w:t>
      </w:r>
      <w:r w:rsidRPr="00935380">
        <w:t>Recent CODATA and DDI Workshops on relevant topics include:</w:t>
      </w:r>
    </w:p>
    <w:p w14:paraId="5F979F21" w14:textId="77777777" w:rsidR="00935380" w:rsidRPr="00935380" w:rsidRDefault="000447AA" w:rsidP="00935380">
      <w:pPr>
        <w:pStyle w:val="EndnoteText"/>
        <w:numPr>
          <w:ilvl w:val="0"/>
          <w:numId w:val="2"/>
        </w:numPr>
      </w:pPr>
      <w:hyperlink r:id="rId2" w:history="1">
        <w:r w:rsidR="00935380" w:rsidRPr="00935380">
          <w:rPr>
            <w:rStyle w:val="Hyperlink"/>
          </w:rPr>
          <w:t>Science and the Digital Revolution: Data Standards and Integration</w:t>
        </w:r>
      </w:hyperlink>
      <w:r w:rsidR="00935380" w:rsidRPr="00935380">
        <w:t>, Royal Society, London, United Kingdom, November 13-15, 2017</w:t>
      </w:r>
    </w:p>
    <w:p w14:paraId="56C0920C" w14:textId="77777777" w:rsidR="00935380" w:rsidRPr="00935380" w:rsidRDefault="000447AA" w:rsidP="00935380">
      <w:pPr>
        <w:pStyle w:val="EndnoteText"/>
        <w:numPr>
          <w:ilvl w:val="0"/>
          <w:numId w:val="2"/>
        </w:numPr>
      </w:pPr>
      <w:hyperlink r:id="rId3" w:history="1">
        <w:r w:rsidR="00935380" w:rsidRPr="00935380">
          <w:rPr>
            <w:rStyle w:val="Hyperlink"/>
          </w:rPr>
          <w:t>First Inter-Union Workshop on Data Standards: Developing a Roadmap for Data Integration</w:t>
        </w:r>
      </w:hyperlink>
      <w:r w:rsidR="00935380" w:rsidRPr="00935380">
        <w:t>, ICSU-CODATA, Paris, France, June 19-21, 2017</w:t>
      </w:r>
    </w:p>
    <w:p w14:paraId="215575C0" w14:textId="77777777" w:rsidR="00935380" w:rsidRDefault="000447AA" w:rsidP="006358BB">
      <w:pPr>
        <w:pStyle w:val="EndnoteText"/>
        <w:numPr>
          <w:ilvl w:val="0"/>
          <w:numId w:val="2"/>
        </w:numPr>
      </w:pPr>
      <w:hyperlink r:id="rId4" w:history="1">
        <w:r w:rsidR="00935380" w:rsidRPr="00935380">
          <w:rPr>
            <w:rStyle w:val="Hyperlink"/>
          </w:rPr>
          <w:t>DDI Moving Forward: Facilitating Interoperability and Collaboration with Other Metadata Standards</w:t>
        </w:r>
      </w:hyperlink>
      <w:r w:rsidR="00935380" w:rsidRPr="00935380">
        <w:t>, Schloss Dagstuhl – Leibniz Center for Informatics, Wadern, Germany, October 17-21, 2016</w:t>
      </w:r>
    </w:p>
    <w:p w14:paraId="13C1C4B9" w14:textId="6692F880" w:rsidR="00935380" w:rsidRPr="00935380" w:rsidRDefault="000447AA" w:rsidP="006358BB">
      <w:pPr>
        <w:pStyle w:val="EndnoteText"/>
        <w:numPr>
          <w:ilvl w:val="0"/>
          <w:numId w:val="2"/>
        </w:numPr>
      </w:pPr>
      <w:hyperlink r:id="rId5" w:history="1">
        <w:r w:rsidR="00935380" w:rsidRPr="00935380">
          <w:rPr>
            <w:rStyle w:val="Hyperlink"/>
          </w:rPr>
          <w:t>DDI Moving Forward: Facilitating Interoperability and Collaboration with Other Metadata Standards</w:t>
        </w:r>
      </w:hyperlink>
      <w:r w:rsidR="00935380" w:rsidRPr="00935380">
        <w:t>, Schloss Dagstuhl – Leibniz Center for Informatics, Wadern, Germany, October 19-23,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172638"/>
      <w:docPartObj>
        <w:docPartGallery w:val="Page Numbers (Bottom of Page)"/>
        <w:docPartUnique/>
      </w:docPartObj>
    </w:sdtPr>
    <w:sdtEndPr>
      <w:rPr>
        <w:noProof/>
      </w:rPr>
    </w:sdtEndPr>
    <w:sdtContent>
      <w:p w14:paraId="43F27714" w14:textId="6D1B0ECC" w:rsidR="00714DC1" w:rsidRDefault="00714DC1">
        <w:pPr>
          <w:pStyle w:val="Footer"/>
          <w:jc w:val="center"/>
        </w:pPr>
        <w:r>
          <w:fldChar w:fldCharType="begin"/>
        </w:r>
        <w:r>
          <w:instrText xml:space="preserve"> PAGE   \* MERGEFORMAT </w:instrText>
        </w:r>
        <w:r>
          <w:fldChar w:fldCharType="separate"/>
        </w:r>
        <w:r w:rsidR="006F2E79">
          <w:rPr>
            <w:noProof/>
          </w:rPr>
          <w:t>2</w:t>
        </w:r>
        <w:r>
          <w:rPr>
            <w:noProof/>
          </w:rPr>
          <w:fldChar w:fldCharType="end"/>
        </w:r>
      </w:p>
    </w:sdtContent>
  </w:sdt>
  <w:p w14:paraId="0E9EA628" w14:textId="77777777" w:rsidR="00714DC1" w:rsidRDefault="00714D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156164" w14:textId="77777777" w:rsidR="000447AA" w:rsidRDefault="000447AA" w:rsidP="00714DC1">
      <w:pPr>
        <w:spacing w:after="0" w:line="240" w:lineRule="auto"/>
      </w:pPr>
      <w:r>
        <w:separator/>
      </w:r>
    </w:p>
  </w:footnote>
  <w:footnote w:type="continuationSeparator" w:id="0">
    <w:p w14:paraId="32EAE8E3" w14:textId="77777777" w:rsidR="000447AA" w:rsidRDefault="000447AA" w:rsidP="00714D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2C5916"/>
    <w:multiLevelType w:val="hybridMultilevel"/>
    <w:tmpl w:val="E9E211CC"/>
    <w:lvl w:ilvl="0" w:tplc="77B283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613470"/>
    <w:multiLevelType w:val="hybridMultilevel"/>
    <w:tmpl w:val="DAA20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x, Simon (L&amp;W, Clayton)">
    <w15:presenceInfo w15:providerId="AD" w15:userId="S-1-5-21-61289985-2027487937-1858953157-5407"/>
  </w15:person>
  <w15:person w15:author="Cox, Simon (L&amp;W, Clayton) [2]">
    <w15:presenceInfo w15:providerId="AD" w15:userId="S-1-5-21-61289985-2027487937-1858953157-54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268"/>
    <w:rsid w:val="000447AA"/>
    <w:rsid w:val="00064AA6"/>
    <w:rsid w:val="00067CF6"/>
    <w:rsid w:val="000712C7"/>
    <w:rsid w:val="000C1CC2"/>
    <w:rsid w:val="000D08F3"/>
    <w:rsid w:val="000D62BF"/>
    <w:rsid w:val="001A3485"/>
    <w:rsid w:val="001A71AF"/>
    <w:rsid w:val="001C71BE"/>
    <w:rsid w:val="00235EEB"/>
    <w:rsid w:val="0029352E"/>
    <w:rsid w:val="002D42E5"/>
    <w:rsid w:val="0039436A"/>
    <w:rsid w:val="00397DB1"/>
    <w:rsid w:val="004241F8"/>
    <w:rsid w:val="0043657A"/>
    <w:rsid w:val="00491FFC"/>
    <w:rsid w:val="004D3C07"/>
    <w:rsid w:val="005071F8"/>
    <w:rsid w:val="00523B98"/>
    <w:rsid w:val="00564C9B"/>
    <w:rsid w:val="005B0DEA"/>
    <w:rsid w:val="005B65DE"/>
    <w:rsid w:val="005F1987"/>
    <w:rsid w:val="006358BB"/>
    <w:rsid w:val="006735F6"/>
    <w:rsid w:val="006F2E79"/>
    <w:rsid w:val="00710C83"/>
    <w:rsid w:val="00714DC1"/>
    <w:rsid w:val="007A5609"/>
    <w:rsid w:val="007E3A79"/>
    <w:rsid w:val="00890FE5"/>
    <w:rsid w:val="008D3426"/>
    <w:rsid w:val="008F63F5"/>
    <w:rsid w:val="00906B53"/>
    <w:rsid w:val="00935380"/>
    <w:rsid w:val="009705D9"/>
    <w:rsid w:val="009A2DAC"/>
    <w:rsid w:val="009D5F92"/>
    <w:rsid w:val="009E557D"/>
    <w:rsid w:val="00A877A1"/>
    <w:rsid w:val="00AC1D6C"/>
    <w:rsid w:val="00AE1D0F"/>
    <w:rsid w:val="00B334CF"/>
    <w:rsid w:val="00B421B5"/>
    <w:rsid w:val="00B52518"/>
    <w:rsid w:val="00B60268"/>
    <w:rsid w:val="00BE4C78"/>
    <w:rsid w:val="00C25144"/>
    <w:rsid w:val="00CA5239"/>
    <w:rsid w:val="00CF38EF"/>
    <w:rsid w:val="00DB2556"/>
    <w:rsid w:val="00E01AB1"/>
    <w:rsid w:val="00E23D4B"/>
    <w:rsid w:val="00EA621E"/>
    <w:rsid w:val="00EB16C8"/>
    <w:rsid w:val="00EE4B3C"/>
    <w:rsid w:val="00F73084"/>
    <w:rsid w:val="00FC0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3A87E"/>
  <w15:docId w15:val="{A3520E53-6F3D-452D-8E03-9F30446B7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41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241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D5F92"/>
    <w:rPr>
      <w:sz w:val="16"/>
      <w:szCs w:val="16"/>
    </w:rPr>
  </w:style>
  <w:style w:type="paragraph" w:styleId="CommentText">
    <w:name w:val="annotation text"/>
    <w:basedOn w:val="Normal"/>
    <w:link w:val="CommentTextChar"/>
    <w:uiPriority w:val="99"/>
    <w:semiHidden/>
    <w:unhideWhenUsed/>
    <w:rsid w:val="009D5F92"/>
    <w:pPr>
      <w:spacing w:line="240" w:lineRule="auto"/>
    </w:pPr>
    <w:rPr>
      <w:sz w:val="20"/>
      <w:szCs w:val="20"/>
    </w:rPr>
  </w:style>
  <w:style w:type="character" w:customStyle="1" w:styleId="CommentTextChar">
    <w:name w:val="Comment Text Char"/>
    <w:basedOn w:val="DefaultParagraphFont"/>
    <w:link w:val="CommentText"/>
    <w:uiPriority w:val="99"/>
    <w:semiHidden/>
    <w:rsid w:val="009D5F92"/>
    <w:rPr>
      <w:sz w:val="20"/>
      <w:szCs w:val="20"/>
    </w:rPr>
  </w:style>
  <w:style w:type="paragraph" w:styleId="CommentSubject">
    <w:name w:val="annotation subject"/>
    <w:basedOn w:val="CommentText"/>
    <w:next w:val="CommentText"/>
    <w:link w:val="CommentSubjectChar"/>
    <w:uiPriority w:val="99"/>
    <w:semiHidden/>
    <w:unhideWhenUsed/>
    <w:rsid w:val="009D5F92"/>
    <w:rPr>
      <w:b/>
      <w:bCs/>
    </w:rPr>
  </w:style>
  <w:style w:type="character" w:customStyle="1" w:styleId="CommentSubjectChar">
    <w:name w:val="Comment Subject Char"/>
    <w:basedOn w:val="CommentTextChar"/>
    <w:link w:val="CommentSubject"/>
    <w:uiPriority w:val="99"/>
    <w:semiHidden/>
    <w:rsid w:val="009D5F92"/>
    <w:rPr>
      <w:b/>
      <w:bCs/>
      <w:sz w:val="20"/>
      <w:szCs w:val="20"/>
    </w:rPr>
  </w:style>
  <w:style w:type="paragraph" w:styleId="BalloonText">
    <w:name w:val="Balloon Text"/>
    <w:basedOn w:val="Normal"/>
    <w:link w:val="BalloonTextChar"/>
    <w:uiPriority w:val="99"/>
    <w:semiHidden/>
    <w:unhideWhenUsed/>
    <w:rsid w:val="009D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F92"/>
    <w:rPr>
      <w:rFonts w:ascii="Tahoma" w:hAnsi="Tahoma" w:cs="Tahoma"/>
      <w:sz w:val="16"/>
      <w:szCs w:val="16"/>
    </w:rPr>
  </w:style>
  <w:style w:type="paragraph" w:styleId="ListParagraph">
    <w:name w:val="List Paragraph"/>
    <w:basedOn w:val="Normal"/>
    <w:uiPriority w:val="34"/>
    <w:qFormat/>
    <w:rsid w:val="00B334CF"/>
    <w:pPr>
      <w:ind w:left="720"/>
      <w:contextualSpacing/>
    </w:pPr>
  </w:style>
  <w:style w:type="character" w:customStyle="1" w:styleId="Heading1Char">
    <w:name w:val="Heading 1 Char"/>
    <w:basedOn w:val="DefaultParagraphFont"/>
    <w:link w:val="Heading1"/>
    <w:uiPriority w:val="9"/>
    <w:rsid w:val="004241F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241F8"/>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4241F8"/>
    <w:rPr>
      <w:color w:val="0000FF" w:themeColor="hyperlink"/>
      <w:u w:val="single"/>
    </w:rPr>
  </w:style>
  <w:style w:type="character" w:customStyle="1" w:styleId="UnresolvedMention">
    <w:name w:val="Unresolved Mention"/>
    <w:basedOn w:val="DefaultParagraphFont"/>
    <w:uiPriority w:val="99"/>
    <w:semiHidden/>
    <w:unhideWhenUsed/>
    <w:rsid w:val="004241F8"/>
    <w:rPr>
      <w:color w:val="605E5C"/>
      <w:shd w:val="clear" w:color="auto" w:fill="E1DFDD"/>
    </w:rPr>
  </w:style>
  <w:style w:type="paragraph" w:styleId="Header">
    <w:name w:val="header"/>
    <w:basedOn w:val="Normal"/>
    <w:link w:val="HeaderChar"/>
    <w:uiPriority w:val="99"/>
    <w:unhideWhenUsed/>
    <w:rsid w:val="00714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DC1"/>
  </w:style>
  <w:style w:type="paragraph" w:styleId="Footer">
    <w:name w:val="footer"/>
    <w:basedOn w:val="Normal"/>
    <w:link w:val="FooterChar"/>
    <w:uiPriority w:val="99"/>
    <w:unhideWhenUsed/>
    <w:rsid w:val="00714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DC1"/>
  </w:style>
  <w:style w:type="paragraph" w:styleId="EndnoteText">
    <w:name w:val="endnote text"/>
    <w:basedOn w:val="Normal"/>
    <w:link w:val="EndnoteTextChar"/>
    <w:uiPriority w:val="99"/>
    <w:semiHidden/>
    <w:unhideWhenUsed/>
    <w:rsid w:val="009353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5380"/>
    <w:rPr>
      <w:sz w:val="20"/>
      <w:szCs w:val="20"/>
    </w:rPr>
  </w:style>
  <w:style w:type="character" w:styleId="EndnoteReference">
    <w:name w:val="endnote reference"/>
    <w:basedOn w:val="DefaultParagraphFont"/>
    <w:uiPriority w:val="99"/>
    <w:semiHidden/>
    <w:unhideWhenUsed/>
    <w:rsid w:val="009353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559701">
      <w:bodyDiv w:val="1"/>
      <w:marLeft w:val="0"/>
      <w:marRight w:val="0"/>
      <w:marTop w:val="0"/>
      <w:marBottom w:val="0"/>
      <w:divBdr>
        <w:top w:val="none" w:sz="0" w:space="0" w:color="auto"/>
        <w:left w:val="none" w:sz="0" w:space="0" w:color="auto"/>
        <w:bottom w:val="none" w:sz="0" w:space="0" w:color="auto"/>
        <w:right w:val="none" w:sz="0" w:space="0" w:color="auto"/>
      </w:divBdr>
    </w:div>
    <w:div w:id="403840234">
      <w:bodyDiv w:val="1"/>
      <w:marLeft w:val="0"/>
      <w:marRight w:val="0"/>
      <w:marTop w:val="0"/>
      <w:marBottom w:val="0"/>
      <w:divBdr>
        <w:top w:val="none" w:sz="0" w:space="0" w:color="auto"/>
        <w:left w:val="none" w:sz="0" w:space="0" w:color="auto"/>
        <w:bottom w:val="none" w:sz="0" w:space="0" w:color="auto"/>
        <w:right w:val="none" w:sz="0" w:space="0" w:color="auto"/>
      </w:divBdr>
    </w:div>
    <w:div w:id="486945946">
      <w:bodyDiv w:val="1"/>
      <w:marLeft w:val="0"/>
      <w:marRight w:val="0"/>
      <w:marTop w:val="0"/>
      <w:marBottom w:val="0"/>
      <w:divBdr>
        <w:top w:val="none" w:sz="0" w:space="0" w:color="auto"/>
        <w:left w:val="none" w:sz="0" w:space="0" w:color="auto"/>
        <w:bottom w:val="none" w:sz="0" w:space="0" w:color="auto"/>
        <w:right w:val="none" w:sz="0" w:space="0" w:color="auto"/>
      </w:divBdr>
    </w:div>
    <w:div w:id="1010840320">
      <w:bodyDiv w:val="1"/>
      <w:marLeft w:val="0"/>
      <w:marRight w:val="0"/>
      <w:marTop w:val="0"/>
      <w:marBottom w:val="0"/>
      <w:divBdr>
        <w:top w:val="none" w:sz="0" w:space="0" w:color="auto"/>
        <w:left w:val="none" w:sz="0" w:space="0" w:color="auto"/>
        <w:bottom w:val="none" w:sz="0" w:space="0" w:color="auto"/>
        <w:right w:val="none" w:sz="0" w:space="0" w:color="auto"/>
      </w:divBdr>
    </w:div>
    <w:div w:id="1216938298">
      <w:bodyDiv w:val="1"/>
      <w:marLeft w:val="0"/>
      <w:marRight w:val="0"/>
      <w:marTop w:val="0"/>
      <w:marBottom w:val="0"/>
      <w:divBdr>
        <w:top w:val="none" w:sz="0" w:space="0" w:color="auto"/>
        <w:left w:val="none" w:sz="0" w:space="0" w:color="auto"/>
        <w:bottom w:val="none" w:sz="0" w:space="0" w:color="auto"/>
        <w:right w:val="none" w:sz="0" w:space="0" w:color="auto"/>
      </w:divBdr>
    </w:div>
    <w:div w:id="1282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ata.org/" TargetMode="External"/><Relationship Id="rId13" Type="http://schemas.openxmlformats.org/officeDocument/2006/relationships/hyperlink" Target="http://csrm.cass.anu.edu.au/people/dr-steven-mceachern" TargetMode="External"/><Relationship Id="rId18" Type="http://schemas.microsoft.com/office/2011/relationships/commentsExtended" Target="commentsExtended.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dagstuhl.de/18403" TargetMode="External"/><Relationship Id="rId12" Type="http://schemas.openxmlformats.org/officeDocument/2006/relationships/hyperlink" Target="http://www.codata.org/about-codata/secretariat" TargetMode="External"/><Relationship Id="rId1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dataintegration.codata.org/" TargetMode="External"/><Relationship Id="rId20" Type="http://schemas.openxmlformats.org/officeDocument/2006/relationships/hyperlink" Target="http://www.internationaldataweek.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eople.csiro.au/C/S/simon-cox"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hyperlink" Target="http://www.ddialliance.org/community/events-at-schloss-dagstuhl-%E2%80%93-leibniz-center-for-informatics" TargetMode="External"/><Relationship Id="rId19" Type="http://schemas.openxmlformats.org/officeDocument/2006/relationships/hyperlink" Target="https://www.scidatacon.org/IDW2018/sessions/232/" TargetMode="External"/><Relationship Id="rId4" Type="http://schemas.openxmlformats.org/officeDocument/2006/relationships/webSettings" Target="webSettings.xml"/><Relationship Id="rId9" Type="http://schemas.openxmlformats.org/officeDocument/2006/relationships/hyperlink" Target="http://www.ddialliance.org/community/events-at-schloss-dagstuhl-%E2%80%93-leibniz-center-for-informatics" TargetMode="External"/><Relationship Id="rId14" Type="http://schemas.openxmlformats.org/officeDocument/2006/relationships/hyperlink" Target="https://www.gesis.org/en/institute/staff/person/?tx_gextstaffdir_staffdirectory%5Bemail%5D=joachim.wackerow%40gesis.org&amp;tx_gextstaffdir_staffdirectory%5Baction%5D=details&amp;tx_gextstaffdir_staffdirectory%5Bcontroller%5D=Index&amp;cHash=6dc2d6ac40bf0ecaeaeb2cfa96b7e321" TargetMode="External"/><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dataintegration.codata.org/paris-june-2017/" TargetMode="External"/><Relationship Id="rId2" Type="http://schemas.openxmlformats.org/officeDocument/2006/relationships/hyperlink" Target="http://dataintegration.codata.org/london-nov-2017/" TargetMode="External"/><Relationship Id="rId1" Type="http://schemas.openxmlformats.org/officeDocument/2006/relationships/hyperlink" Target="https://ddi-alliance.atlassian.net/wiki/spaces/DDI4/pages/462127105/Workshop+Description" TargetMode="External"/><Relationship Id="rId5" Type="http://schemas.openxmlformats.org/officeDocument/2006/relationships/hyperlink" Target="https://www.dagstuhl.de/18403" TargetMode="External"/><Relationship Id="rId4" Type="http://schemas.openxmlformats.org/officeDocument/2006/relationships/hyperlink" Target="https://www.dagstuhl.de/164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840</Words>
  <Characters>4793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GESIS</Company>
  <LinksUpToDate>false</LinksUpToDate>
  <CharactersWithSpaces>5622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Joachim Wackerow</dc:creator>
  <cp:lastModifiedBy>Cox, Simon (L&amp;W, Highett)</cp:lastModifiedBy>
  <cp:revision>2</cp:revision>
  <cp:lastPrinted>2018-10-09T11:22:00Z</cp:lastPrinted>
  <dcterms:created xsi:type="dcterms:W3CDTF">2018-10-09T20:58:00Z</dcterms:created>
  <dcterms:modified xsi:type="dcterms:W3CDTF">2018-10-09T20:58:00Z</dcterms:modified>
</cp:coreProperties>
</file>